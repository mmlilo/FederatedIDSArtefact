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7F5E" w14:textId="208EEBBE" w:rsidR="009C10E2" w:rsidRDefault="00DD3CC8" w:rsidP="00DD3CC8">
      <w:pPr>
        <w:jc w:val="center"/>
      </w:pPr>
      <w:ins w:id="0" w:author="mthobi mlilo" w:date="2025-10-18T08:55:00Z" w16du:dateUtc="2025-10-18T06:55:00Z">
        <w:r w:rsidRPr="0097495B">
          <w:rPr>
            <w:rFonts w:eastAsia="Garamond" w:cs="Times New Roman"/>
            <w:noProof/>
            <w:szCs w:val="24"/>
            <w:lang w:val="en-ZW" w:eastAsia="en-ZW"/>
          </w:rPr>
          <w:drawing>
            <wp:inline distT="0" distB="0" distL="0" distR="0" wp14:anchorId="25F69431" wp14:editId="7F9FF02B">
              <wp:extent cx="2362200" cy="3005312"/>
              <wp:effectExtent l="0" t="0" r="0" b="5080"/>
              <wp:docPr id="2" name="Picture 1" descr="logo_nust_png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_nust_png.png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4462" cy="300818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47209DD" w14:textId="0035544C" w:rsidR="00DD3CC8" w:rsidRDefault="00DD3CC8" w:rsidP="00DD3CC8">
      <w:pPr>
        <w:jc w:val="center"/>
      </w:pPr>
      <w:r>
        <w:t>FUCULTY OF APPLIED SCIENCES</w:t>
      </w:r>
    </w:p>
    <w:p w14:paraId="3B9EC6D9" w14:textId="160E2D61" w:rsidR="00DD3CC8" w:rsidRDefault="00DD3CC8" w:rsidP="00DD3CC8">
      <w:pPr>
        <w:jc w:val="center"/>
      </w:pPr>
      <w:r>
        <w:t>DEPARTMENT OF COMPUTER SCIENCE</w:t>
      </w:r>
    </w:p>
    <w:p w14:paraId="5932CBF4" w14:textId="77777777" w:rsidR="00DD3CC8" w:rsidRDefault="00DD3CC8" w:rsidP="00DD3CC8">
      <w:pPr>
        <w:jc w:val="center"/>
      </w:pPr>
    </w:p>
    <w:p w14:paraId="53241C1A" w14:textId="77777777" w:rsidR="00DD3CC8" w:rsidRDefault="00DD3CC8" w:rsidP="00DD3CC8">
      <w:pPr>
        <w:jc w:val="center"/>
      </w:pPr>
    </w:p>
    <w:p w14:paraId="3EF213AF" w14:textId="5F6E0E5D" w:rsidR="00DD3CC8" w:rsidRDefault="00DD3CC8" w:rsidP="00DD3CC8">
      <w:pPr>
        <w:jc w:val="center"/>
      </w:pPr>
      <w:r>
        <w:t>DISSERTATION TITLE:</w:t>
      </w:r>
    </w:p>
    <w:p w14:paraId="3E2204BC" w14:textId="7E017B3D" w:rsidR="00DD3CC8" w:rsidRPr="00DD3CC8" w:rsidRDefault="00DD3CC8" w:rsidP="00DD3CC8">
      <w:pPr>
        <w:spacing w:line="360" w:lineRule="auto"/>
        <w:rPr>
          <w:rFonts w:cs="Times New Roman"/>
          <w:b/>
          <w:bCs/>
          <w:szCs w:val="24"/>
        </w:rPr>
      </w:pPr>
      <w:r w:rsidRPr="00DD3CC8">
        <w:rPr>
          <w:rFonts w:cs="Times New Roman"/>
          <w:b/>
          <w:bCs/>
          <w:szCs w:val="24"/>
        </w:rPr>
        <w:t xml:space="preserve">FEDERATED AND DRIFT-AWARE INTRUSION DETECTION FOR IOT/IIOT NETWORKS: DESIGN, EVALUATION, AND BENCHMARKING UNDER CONCEPT DRIFT AND ADVERSARIAL STRESS </w:t>
      </w:r>
    </w:p>
    <w:p w14:paraId="115D21CB" w14:textId="7CC490A7" w:rsidR="00DD3CC8" w:rsidRDefault="00DD3CC8" w:rsidP="00DD3CC8">
      <w:pPr>
        <w:jc w:val="center"/>
      </w:pPr>
      <w:r>
        <w:t>BY MTHOBI MLILO</w:t>
      </w:r>
    </w:p>
    <w:p w14:paraId="2192FA3E" w14:textId="565E16F0" w:rsidR="00DD3CC8" w:rsidRDefault="00DD3CC8" w:rsidP="00DD3CC8">
      <w:pPr>
        <w:jc w:val="center"/>
      </w:pPr>
      <w:r>
        <w:t>SUPERVISOR: PROF. V MAPHOSA</w:t>
      </w:r>
    </w:p>
    <w:p w14:paraId="6E3A2B31" w14:textId="77777777" w:rsidR="00DD3CC8" w:rsidRDefault="00DD3CC8" w:rsidP="00DD3CC8">
      <w:pPr>
        <w:jc w:val="center"/>
      </w:pPr>
    </w:p>
    <w:p w14:paraId="0581DA6E" w14:textId="37AEC5D9" w:rsidR="00DD3CC8" w:rsidRPr="00DD3CC8" w:rsidRDefault="00DD3CC8" w:rsidP="00DD3CC8">
      <w:pPr>
        <w:jc w:val="center"/>
        <w:rPr>
          <w:i/>
          <w:iCs/>
        </w:rPr>
      </w:pPr>
      <w:r w:rsidRPr="00DD3CC8">
        <w:rPr>
          <w:i/>
          <w:iCs/>
        </w:rPr>
        <w:t>This dissertation is in partial fulfilment of the requirements for the degree of Master of Science in Computer Science at The National University of Science and Technology, Bulawayo.</w:t>
      </w:r>
    </w:p>
    <w:p w14:paraId="6D73D6DE" w14:textId="25D66A69" w:rsidR="00DD3CC8" w:rsidRDefault="00DD3CC8" w:rsidP="00DD3CC8">
      <w:pPr>
        <w:jc w:val="center"/>
      </w:pPr>
      <w:r>
        <w:fldChar w:fldCharType="begin"/>
      </w:r>
      <w:r>
        <w:instrText xml:space="preserve"> DATE \@ "MMMM d, yyyy" </w:instrText>
      </w:r>
      <w:r>
        <w:fldChar w:fldCharType="separate"/>
      </w:r>
      <w:r>
        <w:rPr>
          <w:noProof/>
        </w:rPr>
        <w:t>M</w:t>
      </w:r>
      <w:r w:rsidRPr="00DD3CC8">
        <w:rPr>
          <w:b/>
          <w:bCs/>
          <w:noProof/>
        </w:rPr>
        <w:t>ay 6, 2026</w:t>
      </w:r>
      <w:r>
        <w:fldChar w:fldCharType="end"/>
      </w:r>
    </w:p>
    <w:sectPr w:rsidR="00DD3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thobi mlilo">
    <w15:presenceInfo w15:providerId="None" w15:userId="mthobi mli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D7"/>
    <w:rsid w:val="00191E33"/>
    <w:rsid w:val="00414C74"/>
    <w:rsid w:val="005109BA"/>
    <w:rsid w:val="008D321A"/>
    <w:rsid w:val="00951BE9"/>
    <w:rsid w:val="00990E9A"/>
    <w:rsid w:val="009C10E2"/>
    <w:rsid w:val="009C3DAA"/>
    <w:rsid w:val="00DD3CC8"/>
    <w:rsid w:val="00EC1429"/>
    <w:rsid w:val="00FB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28E0"/>
  <w15:chartTrackingRefBased/>
  <w15:docId w15:val="{A3F83664-4491-403C-8D94-24290F22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20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5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5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5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5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5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5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5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5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5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5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5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5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5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5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5D7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5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mthobi mlilo</dc:creator>
  <cp:keywords/>
  <dc:description/>
  <cp:lastModifiedBy>mthobi mlilo</cp:lastModifiedBy>
  <cp:revision>2</cp:revision>
  <dcterms:created xsi:type="dcterms:W3CDTF">2026-05-05T21:58:00Z</dcterms:created>
  <dcterms:modified xsi:type="dcterms:W3CDTF">2026-05-05T22:05:00Z</dcterms:modified>
</cp:coreProperties>
</file>